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The contract is </w:t>
      </w:r>
      <w:del w:id="1" w:author="Fixture" w:date="2024-01-01T00:00:00Z">
        <w:r>
          <w:delText>void</w:delText>
        </w:r>
      </w:del>
      <w:ins w:id="2" w:author="Fixture" w:date="2024-01-01T00:00:00Z">
        <w:r>
          <w:t>valid</w:t>
        </w:r>
      </w:ins>
      <w:r>
        <w:t>.</w:t>
      </w:r>
    </w:p>
    <w:sectPr/>
  </w:body>
</w:document>
</file>

<file path=word/_rels/document.xml.rels><?xml version="1.0" encoding="UTF-8" standalone="yes"?>
<Relationships xmlns="http://schemas.openxmlformats.org/package/2006/relationships"/>

</file>